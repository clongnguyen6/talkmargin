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body>
    <w:p w:rsidR="00A1" w:rsidRDefault="00A1">
      <w:pPr>
        <w:pStyle w:val="Title"/>
      </w:pPr>
      <w:r>
        <w:t>Meeting notes</w:t>
      </w:r>
    </w:p>
    <w:p>
      <w:pPr>
        <w:pStyle w:val="Subtitle"/>
      </w:pPr>
      <w:r>
        <w:t>Knowledge transfer, week 3</w:t>
      </w:r>
    </w:p>
    <w:p>
      <w:pPr>
        <w:pStyle w:val="TOCHeading"/>
      </w:pPr>
      <w:r>
        <w:t>Contents</w:t>
      </w:r>
    </w:p>
    <w:p>
      <w:pPr>
        <w:pStyle w:val="Heading1"/>
      </w:pPr>
      <w:bookmarkStart w:id="0" w:name="_Toc1"/>
      <w:r>
        <w:t>Opening</w:t>
      </w:r>
      <w:bookmarkEnd w:id="0"/>
    </w:p>
    <w:p>
      <w:r>
        <w:t xml:space="preserve">Hello </w:t>
      </w:r>
      <w:r>
        <w:rPr>
          <w:b/>
          <w:bCs/>
        </w:rPr>
        <w:t>bold</w:t>
      </w:r>
      <w:r>
        <w:t xml:space="preserve"> and </w:t>
      </w:r>
      <w:r>
        <w:rPr>
          <w:i/>
          <w:iCs/>
        </w:rPr>
        <w:t>italic</w:t>
      </w:r>
      <w:r>
        <w:t xml:space="preserve"> and </w:t>
      </w:r>
      <w:r>
        <w:rPr>
          <w:strike/>
        </w:rPr>
        <w:t>gone</w:t>
      </w:r>
      <w:r>
        <w:t xml:space="preserve"> text, </w:t>
      </w:r>
      <w:r>
        <w:rPr>
          <w:b/>
        </w:rPr>
        <w:t>spl</w:t>
      </w:r>
      <w:r>
        <w:rPr>
          <w:b/>
        </w:rPr>
        <w:t>it</w:t>
      </w:r>
      <w:r>
        <w:rPr>
          <w:b/>
        </w:rPr>
        <w:t xml:space="preserve"> bold </w:t>
      </w:r>
      <w:r>
        <w:t xml:space="preserve">then </w:t>
      </w:r>
      <w:r>
        <w:rPr>
          <w:rStyle w:val="Strong"/>
        </w:rPr>
        <w:t>strong</w:t>
      </w:r>
      <w:r>
        <w:t xml:space="preserve"> and </w:t>
      </w:r>
      <w:r>
        <w:rPr>
          <w:rStyle w:val="Strong"/>
          <w:b w:val="0"/>
        </w:rPr>
        <w:t>unbold</w:t>
      </w:r>
      <w:r>
        <w:t>.</w:t>
      </w:r>
    </w:p>
    <w:p>
      <w:r>
        <w:t>Line one</w:t>
      </w:r>
      <w:r>
        <w:br/>
        <w:t>Line two</w:t>
      </w:r>
      <w:r>
        <w:tab/>
        <w:t>after tab</w:t>
      </w:r>
      <w:r>
        <w:rPr>
          <w:vanish/>
        </w:rPr>
        <w:t>hidden</w:t>
      </w:r>
    </w:p>
    <w:p/>
    <w:p>
      <w:pPr>
        <w:pStyle w:val="Heading2"/>
      </w:pPr>
      <w:r>
        <w:t>Agenda</w:t>
      </w:r>
    </w:p>
    <w:p>
      <w:pPr>
        <w:pStyle w:val="ListParagraph"/>
        <w:numPr>
          <w:ilvl w:val="0"/>
          <w:numId w:val="1"/>
        </w:numPr>
      </w:pPr>
      <w:r>
        <w:t>first</w:t>
      </w:r>
    </w:p>
    <w:p>
      <w:pPr>
        <w:pStyle w:val="ListParagraph"/>
        <w:numPr>
          <w:ilvl w:val="0"/>
          <w:numId w:val="1"/>
        </w:numPr>
      </w:pPr>
      <w:r>
        <w:t>second</w:t>
      </w:r>
    </w:p>
    <w:p>
      <w:pPr>
        <w:pStyle w:val="ListParagraph"/>
        <w:numPr>
          <w:ilvl w:val="1"/>
          <w:numId w:val="1"/>
        </w:numPr>
      </w:pPr>
      <w:r>
        <w:t>second point one</w:t>
      </w:r>
    </w:p>
    <w:p>
      <w:pPr>
        <w:pStyle w:val="ListParagraph"/>
        <w:numPr>
          <w:ilvl w:val="0"/>
          <w:numId w:val="1"/>
        </w:numPr>
      </w:pPr>
      <w:r>
        <w:t>third</w:t>
      </w:r>
    </w:p>
    <w:p>
      <w:r>
        <w:t>Steps:</w:t>
      </w:r>
    </w:p>
    <w:p>
      <w:pPr>
        <w:pStyle w:val="ListParagraph"/>
        <w:numPr>
          <w:ilvl w:val="0"/>
          <w:numId w:val="2"/>
        </w:numPr>
      </w:pPr>
      <w:r>
        <w:t>one</w:t>
      </w:r>
    </w:p>
    <w:p>
      <w:pPr>
        <w:pStyle w:val="ListParagraph"/>
        <w:numPr>
          <w:ilvl w:val="0"/>
          <w:numId w:val="2"/>
        </w:numPr>
      </w:pPr>
      <w:r>
        <w:t>two</w:t>
      </w:r>
    </w:p>
    <w:p>
      <w:pPr>
        <w:pStyle w:val="ListParagraph"/>
        <w:numPr>
          <w:ilvl w:val="1"/>
          <w:numId w:val="2"/>
        </w:numPr>
      </w:pPr>
      <w:r>
        <w:t>two a</w:t>
      </w:r>
    </w:p>
    <w:p>
      <w:pPr>
        <w:pStyle w:val="ListParagraph"/>
        <w:numPr>
          <w:ilvl w:val="1"/>
          <w:numId w:val="2"/>
        </w:numPr>
      </w:pPr>
      <w:r>
        <w:t>two b</w:t>
      </w:r>
    </w:p>
    <w:p>
      <w:pPr>
        <w:pStyle w:val="ListParagraph"/>
        <w:numPr>
          <w:ilvl w:val="0"/>
          <w:numId w:val="2"/>
        </w:numPr>
      </w:pPr>
      <w:r>
        <w:t>three</w:t>
      </w:r>
    </w:p>
    <w:p>
      <w:pPr>
        <w:pStyle w:val="ListParagraph"/>
        <w:numPr>
          <w:ilvl w:val="0"/>
          <w:numId w:val="4"/>
        </w:numPr>
      </w:pPr>
      <w:r>
        <w:t>restart at five</w:t>
      </w:r>
    </w:p>
    <w:p>
      <w:pPr>
        <w:pStyle w:val="ListBullet"/>
      </w:pPr>
      <w:r>
        <w:t>styled bullet</w:t>
      </w:r>
    </w:p>
    <w:p>
      <w:pPr>
        <w:pStyle w:val="Section"/>
      </w:pPr>
      <w:r>
        <w:t>Custom section</w:t>
      </w:r>
    </w:p>
    <w:p>
      <w:pPr>
        <w:outlineLvl w:val="2"/>
      </w:pPr>
      <w:r>
        <w:rPr>
          <w:b/>
        </w:rPr>
        <w:t>Direct level three</w:t>
      </w:r>
    </w:p>
    <w:sdt>
      <w:sdtPr>
        <w:id w:val="1"/>
      </w:sdtPr>
      <w:sdtContent>
        <w:p>
          <w:pPr>
            <w:pStyle w:val="Heading2"/>
          </w:pPr>
          <w:r>
            <w:t>Inside a content control</w:t>
          </w:r>
        </w:p>
      </w:sdtContent>
    </w:sdt>
    <w:p>
      <w:r>
        <w:t xml:space="preserve">See </w:t>
      </w:r>
      <w:hyperlink r:id="rId3" w:history="1">
        <w:r>
          <w:rPr>
            <w:rStyle w:val="Hyperlink"/>
          </w:rPr>
          <w:t>the plan</w:t>
        </w:r>
      </w:hyperlink>
      <w:r>
        <w:t xml:space="preserve"> and </w:t>
      </w:r>
      <w:ins w:id="2" w:author="A" w:date="2026-10-18T00:00:00Z">
        <w:r>
          <w:t>inserted</w:t>
        </w:r>
      </w:ins>
      <w:del w:id="3" w:author="A" w:date="2026-10-18T00:00:00Z">
        <w:r>
          <w:delText>deleted</w:delText>
        </w:r>
      </w:del>
      <w:r>
        <w:t>.</w:t>
      </w:r>
    </w:p>
    <w:p>
      <w:r>
        <w:br w:type="page"/>
      </w:r>
    </w:p>
    <w:p>
      <w:pPr>
        <w:pStyle w:val="Heading1"/>
      </w:pPr>
      <w:r>
        <w:t>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>
          <w:tblHeader/>
        </w:trPr>
        <w:tc>
          <w:tcPr>
            <w:tcW w:w="3116" w:type="dxa"/>
          </w:tcPr>
          <w:p>
            <w:r>
              <w:t>Risk</w:t>
            </w:r>
          </w:p>
        </w:tc>
        <w:tc>
          <w:tcPr>
            <w:tcW w:w="3117" w:type="dxa"/>
          </w:tcPr>
          <w:p>
            <w:r>
              <w:t>Owner</w:t>
            </w:r>
          </w:p>
        </w:tc>
        <w:tc>
          <w:tcPr>
            <w:tcW w:w="3117" w:type="dxa"/>
          </w:tcPr>
          <w:p>
            <w:r>
              <w:t>Note</w:t>
            </w:r>
          </w:p>
        </w:tc>
      </w:tr>
      <w:tr>
        <w:tc>
          <w:tcPr>
            <w:tcW w:w="3116" w:type="dxa"/>
          </w:tcPr>
          <w:p>
            <w:r>
              <w:t>Latency</w:t>
            </w:r>
          </w:p>
        </w:tc>
        <w:tc>
          <w:tcPr>
            <w:tcW w:w="3117" w:type="dxa"/>
          </w:tcPr>
          <w:p>
            <w:r>
              <w:t>An</w:t>
            </w:r>
          </w:p>
        </w:tc>
        <w:tc>
          <w:tcPr>
            <w:tcW w:w="3117" w:type="dxa"/>
          </w:tcPr>
          <w:p>
            <w:r>
              <w:rPr>
                <w:b/>
              </w:rPr>
              <w:t>High</w:t>
            </w:r>
            <w:r>
              <w:t xml:space="preserve"> a | b</w:t>
            </w:r>
          </w:p>
        </w:tc>
      </w:tr>
      <w:tr>
        <w:tc>
          <w:tcPr>
            <w:tcW w:w="3116" w:type="dxa"/>
          </w:tcPr>
          <w:p>
            <w:pPr>
              <w:pStyle w:val="Heading3"/>
            </w:pPr>
            <w:r>
              <w:t>Cell heading</w:t>
            </w:r>
          </w:p>
        </w:tc>
        <w:tc>
          <w:tcPr>
            <w:tcW w:w="3117" w:type="dxa"/>
          </w:tcPr>
          <w:p>
            <w:r>
              <w:t>p1</w:t>
            </w:r>
          </w:p>
          <w:p>
            <w:r>
              <w:t>p2</w:t>
            </w:r>
          </w:p>
        </w:tc>
        <w:tc>
          <w:tcPr>
            <w:tcW w:w="3117" w:type="dxa"/>
          </w:tcPr>
          <w:p/>
        </w:tc>
      </w:tr>
    </w:tbl>
    <w:p>
      <w:pPr>
        <w:pStyle w:val="Quote"/>
      </w:pPr>
      <w:r>
        <w:t>Say this slowly.</w:t>
      </w:r>
    </w:p>
    <w:p>
      <w:r>
        <w:t># not a heading</w:t>
      </w:r>
    </w:p>
    <w:p>
      <w:r>
        <w:t>1. not a list</w:t>
      </w:r>
    </w:p>
    <w:p>
      <w:r>
        <w:t>- not a bullet</w:t>
      </w:r>
    </w:p>
    <w:p>
      <w:r>
        <w:t>*stars* and a_b and _under_ and R&amp;D and &amp;amp; and [x](y)</w:t>
      </w:r>
    </w:p>
    <w:p>
      <w:r>
        <w:rPr>
          <w:sz w:val="28"/>
          <w:b/>
        </w:rPr>
        <w:t>Big bold but styled headings exist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mc="http://schemas.openxmlformats.org/markup-compatibility/2006" xmlns:w="http://schemas.openxmlformats.org/wordprocessingml/2006/main" mc:Ignorable="w14">
  <w:abstractNum w:abstractNumId="0">
    <w:nsid w:val="0A1B2C3D"/>
    <w:multiLevelType w:val="hybridMultilevel"/>
    <w:tmpl w:val="2F1CBA44"/>
    <w:lvl w:ilvl="0" w:tplc="04090001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</w:abstractNum>
  <w:abstractNum w:abstractNumId="1">
    <w:nsid w:val="1A1B2C3D"/>
    <w:multiLevelType w:val="hybridMultilevel"/>
    <w:tmpl w:val="EE18B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</w:abstractNum>
  <w:abstractNum w:abstractNumId="2">
    <w:nsid w:val="2A1B2C3D"/>
    <w:multiLevelType w:val="singleLevel"/>
    <w:tmpl w:val="A9582D2A"/>
    <w:lvl w:ilvl="0">
      <w:start w:val="1"/>
      <w:numFmt w:val="bullet"/>
      <w:lvlText w:val=""/>
      <w:lvlJc w:val="left"/>
      <w:pPr>
        <w:ind w:left="3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Section">
    <w:name w:val="My Section"/>
    <w:basedOn w:val="Normal"/>
    <w:next w:val="Normal"/>
    <w:qFormat/>
    <w:pPr>
      <w:keepNext/>
      <w:outlineLvl w:val="1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lan" TargetMode="External"/></Relationships>

</file>